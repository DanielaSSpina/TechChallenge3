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8B2B5F" w14:textId="77777777" w:rsidR="00671ADA" w:rsidRDefault="00000000">
      <w:pPr>
        <w:shd w:val="clear" w:color="auto" w:fill="FFFFFF"/>
        <w:spacing w:line="320" w:lineRule="auto"/>
        <w:rPr>
          <w:color w:val="3A474E"/>
          <w:sz w:val="20"/>
          <w:szCs w:val="20"/>
        </w:rPr>
      </w:pPr>
      <w:r>
        <w:rPr>
          <w:color w:val="3A474E"/>
          <w:sz w:val="20"/>
          <w:szCs w:val="20"/>
        </w:rPr>
        <w:t>Criação da tabela</w:t>
      </w:r>
    </w:p>
    <w:p w14:paraId="190BC84F" w14:textId="77777777" w:rsidR="00671ADA" w:rsidRDefault="00000000">
      <w:pPr>
        <w:shd w:val="clear" w:color="auto" w:fill="FFFFFF"/>
        <w:spacing w:line="320" w:lineRule="auto"/>
        <w:rPr>
          <w:color w:val="3A474E"/>
          <w:sz w:val="20"/>
          <w:szCs w:val="20"/>
        </w:rPr>
      </w:pPr>
      <w:r>
        <w:rPr>
          <w:noProof/>
          <w:color w:val="3A474E"/>
          <w:sz w:val="20"/>
          <w:szCs w:val="20"/>
        </w:rPr>
        <w:drawing>
          <wp:inline distT="114300" distB="114300" distL="114300" distR="114300" wp14:anchorId="0D690CDC" wp14:editId="121F01C8">
            <wp:extent cx="5731200" cy="28194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04EA5" w14:textId="77777777" w:rsidR="00671ADA" w:rsidRDefault="00671ADA">
      <w:pPr>
        <w:shd w:val="clear" w:color="auto" w:fill="FFFFFF"/>
        <w:spacing w:line="320" w:lineRule="auto"/>
        <w:rPr>
          <w:rFonts w:ascii="Roboto Mono" w:eastAsia="Roboto Mono" w:hAnsi="Roboto Mono" w:cs="Roboto Mono"/>
          <w:color w:val="3A474E"/>
          <w:sz w:val="18"/>
          <w:szCs w:val="18"/>
        </w:rPr>
      </w:pPr>
    </w:p>
    <w:p w14:paraId="30A608E0" w14:textId="77777777" w:rsidR="00671ADA" w:rsidRDefault="00671ADA">
      <w:pPr>
        <w:shd w:val="clear" w:color="auto" w:fill="FFFFFF"/>
        <w:spacing w:line="320" w:lineRule="auto"/>
        <w:rPr>
          <w:color w:val="3A474E"/>
          <w:sz w:val="20"/>
          <w:szCs w:val="20"/>
        </w:rPr>
      </w:pPr>
    </w:p>
    <w:p w14:paraId="6CAF59CE" w14:textId="77777777" w:rsidR="00671ADA" w:rsidRDefault="00671ADA">
      <w:pPr>
        <w:shd w:val="clear" w:color="auto" w:fill="FFFFFF"/>
        <w:spacing w:line="320" w:lineRule="auto"/>
        <w:rPr>
          <w:color w:val="3A474E"/>
          <w:sz w:val="20"/>
          <w:szCs w:val="20"/>
        </w:rPr>
      </w:pPr>
    </w:p>
    <w:p w14:paraId="1E152B46" w14:textId="77777777" w:rsidR="00671ADA" w:rsidRDefault="00671ADA">
      <w:pPr>
        <w:shd w:val="clear" w:color="auto" w:fill="FFFFFF"/>
        <w:spacing w:line="320" w:lineRule="auto"/>
        <w:rPr>
          <w:color w:val="3A474E"/>
          <w:sz w:val="20"/>
          <w:szCs w:val="20"/>
        </w:rPr>
      </w:pPr>
    </w:p>
    <w:p w14:paraId="2D29E496" w14:textId="77777777" w:rsidR="00671ADA" w:rsidRDefault="00000000">
      <w:pPr>
        <w:shd w:val="clear" w:color="auto" w:fill="FFFFFF"/>
        <w:spacing w:line="320" w:lineRule="auto"/>
        <w:rPr>
          <w:ins w:id="0" w:author="Daniie Spina" w:date="2024-09-30T12:09:00Z"/>
          <w:color w:val="3A474E"/>
          <w:sz w:val="20"/>
          <w:szCs w:val="20"/>
        </w:rPr>
      </w:pPr>
      <w:ins w:id="1" w:author="Daniie Spina" w:date="2024-09-30T12:09:00Z">
        <w:r>
          <w:br w:type="page"/>
        </w:r>
      </w:ins>
    </w:p>
    <w:p w14:paraId="3B332543" w14:textId="77777777" w:rsidR="00671ADA" w:rsidRDefault="00000000">
      <w:pPr>
        <w:shd w:val="clear" w:color="auto" w:fill="FFFFFF"/>
        <w:spacing w:line="320" w:lineRule="auto"/>
        <w:rPr>
          <w:color w:val="3A474E"/>
          <w:sz w:val="20"/>
          <w:szCs w:val="20"/>
        </w:rPr>
      </w:pPr>
      <w:r>
        <w:rPr>
          <w:color w:val="3A474E"/>
          <w:sz w:val="20"/>
          <w:szCs w:val="20"/>
        </w:rPr>
        <w:lastRenderedPageBreak/>
        <w:t>Criando conjunto de dados</w:t>
      </w:r>
    </w:p>
    <w:p w14:paraId="34293BDB" w14:textId="77777777" w:rsidR="00671ADA" w:rsidRDefault="00000000">
      <w:pPr>
        <w:shd w:val="clear" w:color="auto" w:fill="FFFFFF"/>
        <w:spacing w:line="320" w:lineRule="auto"/>
        <w:rPr>
          <w:color w:val="3A474E"/>
        </w:rPr>
      </w:pPr>
      <w:r>
        <w:rPr>
          <w:color w:val="3A474E"/>
          <w:sz w:val="20"/>
          <w:szCs w:val="20"/>
        </w:rPr>
        <w:t xml:space="preserve">Conjunto de dados </w:t>
      </w:r>
      <w:proofErr w:type="spellStart"/>
      <w:r>
        <w:rPr>
          <w:color w:val="3A474E"/>
          <w:sz w:val="20"/>
          <w:szCs w:val="20"/>
        </w:rPr>
        <w:t>ja</w:t>
      </w:r>
      <w:proofErr w:type="spellEnd"/>
      <w:r>
        <w:rPr>
          <w:color w:val="3A474E"/>
          <w:sz w:val="20"/>
          <w:szCs w:val="20"/>
        </w:rPr>
        <w:t xml:space="preserve"> tinha sido criado antes do print</w:t>
      </w:r>
    </w:p>
    <w:p w14:paraId="2CEA0319" w14:textId="77777777" w:rsidR="00671ADA" w:rsidRDefault="00671ADA">
      <w:pPr>
        <w:shd w:val="clear" w:color="auto" w:fill="FFFFFF"/>
        <w:spacing w:line="320" w:lineRule="auto"/>
        <w:rPr>
          <w:color w:val="3A474E"/>
          <w:sz w:val="20"/>
          <w:szCs w:val="20"/>
        </w:rPr>
      </w:pPr>
    </w:p>
    <w:p w14:paraId="288594F3" w14:textId="77777777" w:rsidR="00671ADA" w:rsidRDefault="00000000">
      <w:pPr>
        <w:shd w:val="clear" w:color="auto" w:fill="FFFFFF"/>
        <w:spacing w:line="320" w:lineRule="auto"/>
        <w:rPr>
          <w:color w:val="3A474E"/>
          <w:sz w:val="20"/>
          <w:szCs w:val="20"/>
        </w:rPr>
      </w:pPr>
      <w:r>
        <w:rPr>
          <w:noProof/>
          <w:color w:val="3A474E"/>
          <w:sz w:val="20"/>
          <w:szCs w:val="20"/>
        </w:rPr>
        <w:drawing>
          <wp:inline distT="114300" distB="114300" distL="114300" distR="114300" wp14:anchorId="4A940F6D" wp14:editId="2D20A429">
            <wp:extent cx="5731200" cy="56896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AFF0F7" w14:textId="77777777" w:rsidR="00671ADA" w:rsidRDefault="00671ADA">
      <w:pPr>
        <w:shd w:val="clear" w:color="auto" w:fill="FFFFFF"/>
        <w:spacing w:line="320" w:lineRule="auto"/>
        <w:rPr>
          <w:rFonts w:ascii="Roboto Mono" w:eastAsia="Roboto Mono" w:hAnsi="Roboto Mono" w:cs="Roboto Mono"/>
          <w:color w:val="3A474E"/>
          <w:sz w:val="18"/>
          <w:szCs w:val="18"/>
        </w:rPr>
      </w:pPr>
    </w:p>
    <w:p w14:paraId="23BC0089" w14:textId="77777777" w:rsidR="00671ADA" w:rsidRDefault="00671ADA">
      <w:pPr>
        <w:shd w:val="clear" w:color="auto" w:fill="FFFFFF"/>
        <w:spacing w:line="320" w:lineRule="auto"/>
        <w:rPr>
          <w:rFonts w:ascii="Roboto Mono" w:eastAsia="Roboto Mono" w:hAnsi="Roboto Mono" w:cs="Roboto Mono"/>
          <w:color w:val="3A474E"/>
          <w:sz w:val="18"/>
          <w:szCs w:val="18"/>
        </w:rPr>
      </w:pPr>
    </w:p>
    <w:p w14:paraId="7E6D4236" w14:textId="77777777" w:rsidR="00671ADA" w:rsidRDefault="00671ADA">
      <w:pPr>
        <w:shd w:val="clear" w:color="auto" w:fill="FFFFFF"/>
        <w:spacing w:line="320" w:lineRule="auto"/>
        <w:rPr>
          <w:rFonts w:ascii="Roboto Mono" w:eastAsia="Roboto Mono" w:hAnsi="Roboto Mono" w:cs="Roboto Mono"/>
          <w:color w:val="3A474E"/>
          <w:sz w:val="18"/>
          <w:szCs w:val="18"/>
        </w:rPr>
      </w:pPr>
    </w:p>
    <w:p w14:paraId="40920588" w14:textId="77777777" w:rsidR="00671ADA" w:rsidRDefault="00000000">
      <w:pPr>
        <w:shd w:val="clear" w:color="auto" w:fill="FFFFFF"/>
        <w:spacing w:line="320" w:lineRule="auto"/>
        <w:rPr>
          <w:color w:val="1C3AA9"/>
          <w:sz w:val="20"/>
          <w:szCs w:val="20"/>
        </w:rPr>
      </w:pPr>
      <w:hyperlink r:id="rId6">
        <w:r>
          <w:rPr>
            <w:color w:val="1155CC"/>
            <w:sz w:val="20"/>
            <w:szCs w:val="20"/>
            <w:u w:val="single"/>
          </w:rPr>
          <w:t>https://console.cloud.google.com/storage/browser/pnad_covid19_grp54;tab=objects?hl=pt-br&amp;project=pivotal-rhino-434500-c3&amp;prefix=&amp;forceOnObjectsSortingFiltering=false</w:t>
        </w:r>
      </w:hyperlink>
    </w:p>
    <w:p w14:paraId="3CEB0C3F" w14:textId="77777777" w:rsidR="00671ADA" w:rsidRDefault="00671ADA">
      <w:pPr>
        <w:shd w:val="clear" w:color="auto" w:fill="FFFFFF"/>
        <w:spacing w:line="320" w:lineRule="auto"/>
        <w:rPr>
          <w:color w:val="3A474E"/>
          <w:sz w:val="20"/>
          <w:szCs w:val="20"/>
        </w:rPr>
      </w:pPr>
    </w:p>
    <w:p w14:paraId="20419E90" w14:textId="77777777" w:rsidR="00671ADA" w:rsidRDefault="00000000">
      <w:pPr>
        <w:shd w:val="clear" w:color="auto" w:fill="FFFFFF"/>
        <w:spacing w:line="320" w:lineRule="auto"/>
        <w:rPr>
          <w:rFonts w:ascii="Roboto Mono" w:eastAsia="Roboto Mono" w:hAnsi="Roboto Mono" w:cs="Roboto Mono"/>
          <w:color w:val="3A474E"/>
          <w:sz w:val="18"/>
          <w:szCs w:val="18"/>
        </w:rPr>
      </w:pPr>
      <w:r>
        <w:rPr>
          <w:color w:val="3A474E"/>
          <w:sz w:val="20"/>
          <w:szCs w:val="20"/>
        </w:rPr>
        <w:lastRenderedPageBreak/>
        <w:t xml:space="preserve">Conversão dos dados para </w:t>
      </w:r>
      <w:proofErr w:type="spellStart"/>
      <w:r>
        <w:rPr>
          <w:color w:val="3A474E"/>
          <w:sz w:val="20"/>
          <w:szCs w:val="20"/>
        </w:rPr>
        <w:t>csv</w:t>
      </w:r>
      <w:proofErr w:type="spellEnd"/>
      <w:r>
        <w:rPr>
          <w:color w:val="3A474E"/>
          <w:sz w:val="20"/>
          <w:szCs w:val="20"/>
        </w:rPr>
        <w:t xml:space="preserve">, carregando para o </w:t>
      </w:r>
      <w:proofErr w:type="spellStart"/>
      <w:r>
        <w:rPr>
          <w:color w:val="3A474E"/>
          <w:sz w:val="20"/>
          <w:szCs w:val="20"/>
        </w:rPr>
        <w:t>bucket</w:t>
      </w:r>
      <w:proofErr w:type="spellEnd"/>
      <w:r>
        <w:rPr>
          <w:color w:val="3A474E"/>
          <w:sz w:val="20"/>
          <w:szCs w:val="20"/>
        </w:rPr>
        <w:t>:</w:t>
      </w:r>
      <w:r>
        <w:rPr>
          <w:rFonts w:ascii="Roboto Mono" w:eastAsia="Roboto Mono" w:hAnsi="Roboto Mono" w:cs="Roboto Mono"/>
          <w:color w:val="3A474E"/>
          <w:sz w:val="18"/>
          <w:szCs w:val="18"/>
        </w:rPr>
        <w:br/>
      </w:r>
      <w:r>
        <w:rPr>
          <w:rFonts w:ascii="Roboto Mono" w:eastAsia="Roboto Mono" w:hAnsi="Roboto Mono" w:cs="Roboto Mono"/>
          <w:noProof/>
          <w:color w:val="3A474E"/>
          <w:sz w:val="18"/>
          <w:szCs w:val="18"/>
        </w:rPr>
        <w:drawing>
          <wp:inline distT="114300" distB="114300" distL="114300" distR="114300" wp14:anchorId="58469162" wp14:editId="26444A4C">
            <wp:extent cx="5731200" cy="15367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CAD58" w14:textId="77777777" w:rsidR="00671ADA" w:rsidRDefault="00671ADA"/>
    <w:p w14:paraId="3442B0D5" w14:textId="77777777" w:rsidR="00671ADA" w:rsidRDefault="00671ADA"/>
    <w:p w14:paraId="7D86A721" w14:textId="77777777" w:rsidR="00671ADA" w:rsidRDefault="00671ADA"/>
    <w:p w14:paraId="31C68F54" w14:textId="77777777" w:rsidR="00671ADA" w:rsidRDefault="00671ADA"/>
    <w:p w14:paraId="29756A8D" w14:textId="77777777" w:rsidR="00671ADA" w:rsidRDefault="00000000">
      <w:r>
        <w:t>Filtrando os meses 6,7 e 8</w:t>
      </w:r>
    </w:p>
    <w:p w14:paraId="18855F51" w14:textId="77777777" w:rsidR="00671ADA" w:rsidRDefault="00671ADA"/>
    <w:p w14:paraId="4FA673D3" w14:textId="77777777" w:rsidR="00671ADA" w:rsidRDefault="00000000">
      <w:r>
        <w:rPr>
          <w:noProof/>
        </w:rPr>
        <w:drawing>
          <wp:inline distT="114300" distB="114300" distL="114300" distR="114300" wp14:anchorId="24E31C74" wp14:editId="37C7559F">
            <wp:extent cx="5731200" cy="26543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657D8" w14:textId="77777777" w:rsidR="00671ADA" w:rsidRDefault="00671ADA"/>
    <w:p w14:paraId="5154CC6A" w14:textId="77777777" w:rsidR="00671ADA" w:rsidRDefault="00671ADA"/>
    <w:p w14:paraId="3D32DB45" w14:textId="77777777" w:rsidR="00671ADA" w:rsidRDefault="00671ADA"/>
    <w:p w14:paraId="6312BAF5" w14:textId="77777777" w:rsidR="00671ADA" w:rsidRDefault="00671ADA"/>
    <w:p w14:paraId="609B417D" w14:textId="77777777" w:rsidR="00671ADA" w:rsidRDefault="00000000">
      <w:pPr>
        <w:rPr>
          <w:ins w:id="2" w:author="Daniie Spina" w:date="2024-09-30T12:09:00Z"/>
        </w:rPr>
      </w:pPr>
      <w:ins w:id="3" w:author="Daniie Spina" w:date="2024-09-30T12:09:00Z">
        <w:r>
          <w:br w:type="page"/>
        </w:r>
      </w:ins>
    </w:p>
    <w:p w14:paraId="3F2C353F" w14:textId="77777777" w:rsidR="00671ADA" w:rsidRDefault="00000000">
      <w:r>
        <w:lastRenderedPageBreak/>
        <w:t>Características Clínicas dos Sintomas</w:t>
      </w:r>
    </w:p>
    <w:p w14:paraId="1E038DC0" w14:textId="77777777" w:rsidR="00671ADA" w:rsidRDefault="00671ADA"/>
    <w:p w14:paraId="0961CCC1" w14:textId="77777777" w:rsidR="00671ADA" w:rsidRDefault="00000000">
      <w:r>
        <w:rPr>
          <w:noProof/>
        </w:rPr>
        <w:drawing>
          <wp:inline distT="114300" distB="114300" distL="114300" distR="114300" wp14:anchorId="752C998A" wp14:editId="4B0B28BC">
            <wp:extent cx="5731200" cy="27305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8BEF7" w14:textId="77777777" w:rsidR="00671ADA" w:rsidRDefault="00671ADA"/>
    <w:p w14:paraId="6CC2BBB5" w14:textId="77777777" w:rsidR="00671ADA" w:rsidRDefault="00000000">
      <w:pPr>
        <w:rPr>
          <w:ins w:id="4" w:author="Daniie Spina" w:date="2024-09-30T12:09:00Z"/>
        </w:rPr>
      </w:pPr>
      <w:ins w:id="5" w:author="Daniie Spina" w:date="2024-09-30T12:09:00Z">
        <w:r>
          <w:br w:type="page"/>
        </w:r>
      </w:ins>
    </w:p>
    <w:p w14:paraId="05A7EE84" w14:textId="77777777" w:rsidR="00671ADA" w:rsidRDefault="00000000">
      <w:r>
        <w:lastRenderedPageBreak/>
        <w:t>Características da População</w:t>
      </w:r>
    </w:p>
    <w:p w14:paraId="1675F6D4" w14:textId="77777777" w:rsidR="00671ADA" w:rsidRDefault="00000000">
      <w:r>
        <w:rPr>
          <w:noProof/>
        </w:rPr>
        <w:drawing>
          <wp:inline distT="114300" distB="114300" distL="114300" distR="114300" wp14:anchorId="062699D4" wp14:editId="11E81237">
            <wp:extent cx="5731200" cy="31115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8AD152" w14:textId="77777777" w:rsidR="00671ADA" w:rsidRDefault="00671ADA"/>
    <w:p w14:paraId="568D1A5E" w14:textId="77777777" w:rsidR="00671ADA" w:rsidRDefault="00671ADA"/>
    <w:p w14:paraId="7E397158" w14:textId="77777777" w:rsidR="00671ADA" w:rsidRDefault="00671ADA"/>
    <w:p w14:paraId="7CBE3E11" w14:textId="77777777" w:rsidR="00671ADA" w:rsidRDefault="00671ADA"/>
    <w:p w14:paraId="2960112E" w14:textId="77777777" w:rsidR="00671ADA" w:rsidRDefault="00000000">
      <w:pPr>
        <w:rPr>
          <w:ins w:id="6" w:author="Daniie Spina" w:date="2024-09-30T12:09:00Z"/>
        </w:rPr>
      </w:pPr>
      <w:ins w:id="7" w:author="Daniie Spina" w:date="2024-09-30T12:09:00Z">
        <w:r>
          <w:br w:type="page"/>
        </w:r>
      </w:ins>
    </w:p>
    <w:p w14:paraId="657FE70D" w14:textId="77777777" w:rsidR="00671ADA" w:rsidRDefault="00000000">
      <w:r>
        <w:lastRenderedPageBreak/>
        <w:t>Características Econômicas da Sociedade</w:t>
      </w:r>
    </w:p>
    <w:p w14:paraId="76CFD9A7" w14:textId="77777777" w:rsidR="00671ADA" w:rsidRDefault="00671ADA"/>
    <w:p w14:paraId="1EDDC625" w14:textId="77777777" w:rsidR="00671ADA" w:rsidRDefault="00000000">
      <w:r>
        <w:rPr>
          <w:noProof/>
        </w:rPr>
        <w:drawing>
          <wp:inline distT="114300" distB="114300" distL="114300" distR="114300" wp14:anchorId="0F0F844D" wp14:editId="615339EA">
            <wp:extent cx="5731200" cy="33782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73143" w14:textId="77777777" w:rsidR="00671ADA" w:rsidRDefault="00671ADA"/>
    <w:p w14:paraId="57F9BD8A" w14:textId="77777777" w:rsidR="00671ADA" w:rsidRDefault="00671ADA">
      <w:pPr>
        <w:shd w:val="clear" w:color="auto" w:fill="FFFFFF"/>
        <w:spacing w:line="320" w:lineRule="auto"/>
        <w:rPr>
          <w:color w:val="1C3AA9"/>
          <w:sz w:val="20"/>
          <w:szCs w:val="20"/>
        </w:rPr>
      </w:pPr>
    </w:p>
    <w:p w14:paraId="22E94E0C" w14:textId="77777777" w:rsidR="00671ADA" w:rsidRDefault="00671ADA">
      <w:pPr>
        <w:shd w:val="clear" w:color="auto" w:fill="FFFFFF"/>
        <w:spacing w:line="320" w:lineRule="auto"/>
        <w:rPr>
          <w:color w:val="1C3AA9"/>
          <w:sz w:val="20"/>
          <w:szCs w:val="20"/>
        </w:rPr>
      </w:pPr>
    </w:p>
    <w:p w14:paraId="6B63DFF3" w14:textId="77777777" w:rsidR="00671ADA" w:rsidRDefault="00000000">
      <w:pPr>
        <w:shd w:val="clear" w:color="auto" w:fill="FFFFFF"/>
        <w:spacing w:line="320" w:lineRule="auto"/>
        <w:rPr>
          <w:ins w:id="8" w:author="Daniie Spina" w:date="2024-09-30T12:09:00Z"/>
          <w:color w:val="1C3AA9"/>
          <w:sz w:val="20"/>
          <w:szCs w:val="20"/>
        </w:rPr>
      </w:pPr>
      <w:ins w:id="9" w:author="Daniie Spina" w:date="2024-09-30T12:09:00Z">
        <w:r>
          <w:br w:type="page"/>
        </w:r>
      </w:ins>
    </w:p>
    <w:p w14:paraId="719352F4" w14:textId="77777777" w:rsidR="00671ADA" w:rsidRDefault="00000000">
      <w:pPr>
        <w:shd w:val="clear" w:color="auto" w:fill="FFFFFF"/>
        <w:spacing w:line="320" w:lineRule="auto"/>
        <w:rPr>
          <w:sz w:val="24"/>
          <w:szCs w:val="24"/>
        </w:rPr>
      </w:pPr>
      <w:r>
        <w:rPr>
          <w:sz w:val="20"/>
          <w:szCs w:val="20"/>
        </w:rPr>
        <w:lastRenderedPageBreak/>
        <w:t xml:space="preserve">Conexão </w:t>
      </w:r>
      <w:proofErr w:type="gramStart"/>
      <w:r>
        <w:rPr>
          <w:sz w:val="20"/>
          <w:szCs w:val="20"/>
        </w:rPr>
        <w:t>com  Power</w:t>
      </w:r>
      <w:proofErr w:type="gramEnd"/>
      <w:r>
        <w:rPr>
          <w:sz w:val="20"/>
          <w:szCs w:val="20"/>
        </w:rPr>
        <w:t xml:space="preserve"> BI, na fonte de dados, selecionamos a opção </w:t>
      </w:r>
      <w:proofErr w:type="spellStart"/>
      <w:r>
        <w:rPr>
          <w:sz w:val="20"/>
          <w:szCs w:val="20"/>
        </w:rPr>
        <w:t>BigQuery</w:t>
      </w:r>
      <w:proofErr w:type="spellEnd"/>
      <w:r>
        <w:rPr>
          <w:sz w:val="20"/>
          <w:szCs w:val="20"/>
        </w:rPr>
        <w:t xml:space="preserve">, escolhemos o projeto pivotal-rhino-434500-c3,  </w:t>
      </w:r>
      <w:r>
        <w:t xml:space="preserve">o </w:t>
      </w:r>
      <w:proofErr w:type="spellStart"/>
      <w:r>
        <w:t>dataset</w:t>
      </w:r>
      <w:proofErr w:type="spellEnd"/>
      <w:r>
        <w:t xml:space="preserve"> </w:t>
      </w:r>
      <w:r>
        <w:rPr>
          <w:sz w:val="20"/>
          <w:szCs w:val="20"/>
        </w:rPr>
        <w:t xml:space="preserve">Tech_Challenge_3_grp54 e as tabelas </w:t>
      </w:r>
      <w:proofErr w:type="spellStart"/>
      <w:r>
        <w:rPr>
          <w:sz w:val="20"/>
          <w:szCs w:val="20"/>
        </w:rPr>
        <w:t>pnad_covid_analise</w:t>
      </w:r>
      <w:proofErr w:type="spellEnd"/>
      <w:r>
        <w:rPr>
          <w:sz w:val="18"/>
          <w:szCs w:val="18"/>
        </w:rPr>
        <w:t xml:space="preserve"> e </w:t>
      </w:r>
      <w:r>
        <w:rPr>
          <w:sz w:val="20"/>
          <w:szCs w:val="20"/>
        </w:rPr>
        <w:t>dados</w:t>
      </w:r>
    </w:p>
    <w:p w14:paraId="3BE24736" w14:textId="77777777" w:rsidR="00671ADA" w:rsidRDefault="00000000">
      <w:r>
        <w:rPr>
          <w:noProof/>
        </w:rPr>
        <w:drawing>
          <wp:inline distT="114300" distB="114300" distL="114300" distR="114300" wp14:anchorId="50E1ABD6" wp14:editId="7C8A04CF">
            <wp:extent cx="5731200" cy="34798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5D4691" w14:textId="06B64676" w:rsidR="00671ADA" w:rsidRDefault="00671ADA"/>
    <w:sectPr w:rsidR="00671AD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D2E88527-23D4-4B9E-B59C-93DA573FCAC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3A64727-DFC4-41EA-A809-9B5F51380F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F381B7E-DD04-407F-9531-4FBFC91A969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ADA"/>
    <w:rsid w:val="00671ADA"/>
    <w:rsid w:val="00682962"/>
    <w:rsid w:val="00F82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198C4"/>
  <w15:docId w15:val="{8763FE89-130A-4A58-BDF2-5037DAB39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onsole.cloud.google.com/storage/browser/pnad_covid19_grp54;tab=objects?hl=pt-br&amp;project=pivotal-rhino-434500-c3&amp;prefix=&amp;forceOnObjectsSortingFiltering=false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138</Words>
  <Characters>748</Characters>
  <Application>Microsoft Office Word</Application>
  <DocSecurity>0</DocSecurity>
  <Lines>6</Lines>
  <Paragraphs>1</Paragraphs>
  <ScaleCrop>false</ScaleCrop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Casal 20</cp:lastModifiedBy>
  <cp:revision>3</cp:revision>
  <dcterms:created xsi:type="dcterms:W3CDTF">2024-09-30T12:20:00Z</dcterms:created>
  <dcterms:modified xsi:type="dcterms:W3CDTF">2024-09-30T12:23:00Z</dcterms:modified>
</cp:coreProperties>
</file>